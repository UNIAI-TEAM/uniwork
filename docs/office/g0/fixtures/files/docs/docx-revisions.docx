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Kept sentinel 314159 </w:t>
      </w:r>
      <w:ins w:id="11" w:author="Alice" w:date="2026-01-01T00:00:00Z">
        <w:r>
          <w:t xml:space="preserve">inserted sentinel 161803</w:t>
        </w:r>
      </w:ins>
      <w:del w:id="12" w:author="Bob" w:date="2026-01-01T00:00:00Z">
        <w:r>
          <w:delText xml:space="preserve">deleted sentinel 271828</w:delText>
        </w:r>
      </w:del>
      <w:r>
        <w:t xml:space="preserve"> tail sentinel 141421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